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60CD" w14:textId="77777777" w:rsidR="00735B55" w:rsidRDefault="00EB634B">
      <w:pPr>
        <w:pStyle w:val="Heading1"/>
      </w:pPr>
      <w:bookmarkStart w:id="44" w:name="Xdce52937b3738cd8f9a95da95defdeec8a90061"/>
      <w:r>
        <w:t>Sotto — Capture Block · Live Test Script (two readers)</w:t>
      </w:r>
      <w:bookmarkEnd w:id="44"/>
    </w:p>
    <w:p w14:paraId="546C60CE" w14:textId="77777777" w:rsidR="00735B55" w:rsidRDefault="00EB634B">
      <w:pPr>
        <w:pStyle w:val="FirstParagraph"/>
      </w:pPr>
      <w:r>
        <w:rPr>
          <w:b/>
        </w:rPr>
        <w:t>Setup:</w:t>
      </w:r>
      <w:r>
        <w:t xml:space="preserve"> two people, different rooms, headphones on. One is </w:t>
      </w:r>
      <w:r>
        <w:rPr>
          <w:b/>
        </w:rPr>
        <w:t>DOCTOR</w:t>
      </w:r>
      <w:r>
        <w:t xml:space="preserve">, one is </w:t>
      </w:r>
      <w:r>
        <w:rPr>
          <w:b/>
        </w:rPr>
        <w:t>PATIENT</w:t>
      </w:r>
      <w:r>
        <w:t xml:space="preserve">. Join the same LiveKit room as identities </w:t>
      </w:r>
      <w:r>
        <w:rPr>
          <w:rStyle w:val="VerbatimChar"/>
        </w:rPr>
        <w:t>doctor</w:t>
      </w:r>
      <w:r>
        <w:t xml:space="preserve"> and </w:t>
      </w:r>
      <w:r>
        <w:rPr>
          <w:rStyle w:val="VerbatimChar"/>
        </w:rPr>
        <w:t>patient</w:t>
      </w:r>
      <w:r>
        <w:t>; your agent subscribes both. Read your own role’s lines in order, conversationally. Three cues below let you exercise the hard cases.</w:t>
      </w:r>
    </w:p>
    <w:p w14:paraId="546C60CF" w14:textId="77777777" w:rsidR="00735B55" w:rsidRDefault="00EB634B">
      <w:pPr>
        <w:pStyle w:val="BodyText"/>
      </w:pPr>
      <w:r>
        <w:rPr>
          <w:b/>
        </w:rPr>
        <w:t>Cues:</w:t>
      </w:r>
      <w:r>
        <w:t xml:space="preserve"> - </w:t>
      </w:r>
      <w:r>
        <w:rPr>
          <w:b/>
        </w:rPr>
        <w:t>[OVERLAP]</w:t>
      </w:r>
      <w:r>
        <w:t xml:space="preserve"> — on a count of 3, both read your overlap line </w:t>
      </w:r>
      <w:r>
        <w:rPr>
          <w:i/>
        </w:rPr>
        <w:t>at the same time</w:t>
      </w:r>
      <w:r>
        <w:t xml:space="preserve"> and keep talking for ~10 seconds. (Tests track separation.) - </w:t>
      </w:r>
      <w:r>
        <w:rPr>
          <w:b/>
        </w:rPr>
        <w:t>[SILENCE]</w:t>
      </w:r>
      <w:r>
        <w:t xml:space="preserve"> — both stay completely quiet for ~30 seconds. (Tests idle handling.) - </w:t>
      </w:r>
      <w:r>
        <w:rPr>
          <w:b/>
        </w:rPr>
        <w:t>[RECONNECT]</w:t>
      </w:r>
      <w:r>
        <w:t xml:space="preserve"> — Patient turns Wi-Fi off for ~3 seconds then back on, then continues. (Tests re-subscribe.)</w:t>
      </w:r>
    </w:p>
    <w:p w14:paraId="546C60D0" w14:textId="35B91E18" w:rsidR="00735B55" w:rsidRDefault="00EB634B">
      <w:pPr>
        <w:pStyle w:val="BodyText"/>
      </w:pPr>
      <w:r>
        <w:rPr>
          <w:b/>
        </w:rPr>
        <w:t>While you run it, watch the agent logs:</w:t>
      </w:r>
      <w:r>
        <w:t xml:space="preserve"> </w:t>
      </w:r>
      <w:r>
        <w:rPr>
          <w:rStyle w:val="VerbatimChar"/>
        </w:rPr>
        <w:t>on_track_subscribed</w:t>
      </w:r>
      <w:r>
        <w:t xml:space="preserve"> fires twice, identities map to doctor/patient</w:t>
      </w:r>
      <w:ins w:id="45" w:author="Microsoft Word" w:date="2026-06-07T04:21:00Z" w16du:dateUtc="2026-06-07T11:21:00Z">
        <w:r>
          <w:t>, and (if you dump tracks to WAV) the doctor track contains only the doctor</w:t>
        </w:r>
      </w:ins>
      <w:r>
        <w:t>.</w:t>
      </w:r>
    </w:p>
    <w:p w14:paraId="546C60D1" w14:textId="19C44348" w:rsidR="00735B55" w:rsidRDefault="00EB634B">
      <w:ins w:id="46" w:author="Microsoft Word" w:date="2026-06-07T04:21:00Z" w16du:dateUtc="2026-06-07T11:21:00Z">
        <w:r>
          <w:pict w14:anchorId="01DF9423">
            <v:rect id="_x0000_i1025" style="width:0;height:1.5pt" o:hralign="center" o:hrstd="t" o:hr="t"/>
          </w:pict>
        </w:r>
      </w:ins>
    </w:p>
    <w:p w14:paraId="546C60D2" w14:textId="77777777" w:rsidR="00735B55" w:rsidRDefault="00EB634B">
      <w:pPr>
        <w:pStyle w:val="FirstParagraph"/>
      </w:pPr>
      <w:r>
        <w:rPr>
          <w:b/>
        </w:rPr>
        <w:t>DOCTOR:</w:t>
      </w:r>
      <w:r>
        <w:t xml:space="preserve"> Hi Maya, good to see you again. How have you been since our last visit?</w:t>
      </w:r>
    </w:p>
    <w:p w14:paraId="546C60D3" w14:textId="77777777" w:rsidR="00735B55" w:rsidRDefault="00EB634B">
      <w:pPr>
        <w:pStyle w:val="BodyText"/>
      </w:pPr>
      <w:r>
        <w:rPr>
          <w:b/>
        </w:rPr>
        <w:t>PATIENT:</w:t>
      </w:r>
      <w:r>
        <w:t xml:space="preserve"> Honestly, not great. I’ve been so exhausted lately, no matter how much I sleep.</w:t>
      </w:r>
    </w:p>
    <w:p w14:paraId="546C60D4" w14:textId="77777777" w:rsidR="00735B55" w:rsidRDefault="00EB634B">
      <w:pPr>
        <w:pStyle w:val="BodyText"/>
      </w:pPr>
      <w:r>
        <w:rPr>
          <w:b/>
        </w:rPr>
        <w:t>DOCTOR:</w:t>
      </w:r>
      <w:r>
        <w:t xml:space="preserve"> I’m sorry to hear that. When did the tiredness start?</w:t>
      </w:r>
    </w:p>
    <w:p w14:paraId="546C60D5" w14:textId="77777777" w:rsidR="00735B55" w:rsidRDefault="00EB634B">
      <w:pPr>
        <w:pStyle w:val="BodyText"/>
      </w:pPr>
      <w:r>
        <w:rPr>
          <w:b/>
        </w:rPr>
        <w:t>PATIENT:</w:t>
      </w:r>
      <w:r>
        <w:t xml:space="preserve"> Maybe four or five months ago — it’s been creeping up. My periods have been heavier lately, too.</w:t>
      </w:r>
    </w:p>
    <w:p w14:paraId="546C60D6" w14:textId="77777777" w:rsidR="00735B55" w:rsidRDefault="00EB634B">
      <w:pPr>
        <w:pStyle w:val="BodyText"/>
      </w:pPr>
      <w:r>
        <w:rPr>
          <w:b/>
        </w:rPr>
        <w:t>DOCTOR:</w:t>
      </w:r>
      <w:r>
        <w:t xml:space="preserve"> Thanks for sharing that. Tell me a bit about your work.</w:t>
      </w:r>
    </w:p>
    <w:p w14:paraId="546C60D7" w14:textId="77777777" w:rsidR="00735B55" w:rsidRDefault="00EB634B">
      <w:pPr>
        <w:pStyle w:val="BodyText"/>
      </w:pPr>
      <w:r>
        <w:rPr>
          <w:b/>
        </w:rPr>
        <w:t>PATIENT:</w:t>
      </w:r>
      <w:r>
        <w:t xml:space="preserve"> I run a screen-printing studio, so I’m around inks and solvents pretty much all day.</w:t>
      </w:r>
    </w:p>
    <w:p w14:paraId="546C60D8" w14:textId="77777777" w:rsidR="00735B55" w:rsidRDefault="00EB634B">
      <w:pPr>
        <w:pStyle w:val="BodyText"/>
      </w:pPr>
      <w:r>
        <w:rPr>
          <w:b/>
        </w:rPr>
        <w:t>DOCTOR:</w:t>
      </w:r>
      <w:r>
        <w:t xml:space="preserve"> Do you wear a respirator, or is the studio well ventilated?</w:t>
      </w:r>
    </w:p>
    <w:p w14:paraId="546C60D9" w14:textId="77777777" w:rsidR="00735B55" w:rsidRDefault="00EB634B">
      <w:pPr>
        <w:pStyle w:val="Heading3"/>
      </w:pPr>
      <w:bookmarkStart w:id="47" w:name="Xd0e597533b58f7ffb342609959a3adab16b4bcd"/>
      <w:r>
        <w:t>[OVERLAP — count to 3, both talk at once for ~10 seconds]</w:t>
      </w:r>
      <w:bookmarkEnd w:id="47"/>
    </w:p>
    <w:p w14:paraId="546C60DA" w14:textId="77777777" w:rsidR="00735B55" w:rsidRDefault="00EB634B">
      <w:pPr>
        <w:pStyle w:val="FirstParagraph"/>
      </w:pPr>
      <w:r>
        <w:rPr>
          <w:b/>
        </w:rPr>
        <w:t>PATIENT (overlap):</w:t>
      </w:r>
      <w:r>
        <w:t xml:space="preserve"> Not really, the ventilation’s pretty bad, and the back room gets fumey — especially in summer when we keep the doors shut, it really builds up by the afternoon…</w:t>
      </w:r>
    </w:p>
    <w:p w14:paraId="546C60DB" w14:textId="77777777" w:rsidR="00735B55" w:rsidRDefault="00EB634B">
      <w:pPr>
        <w:pStyle w:val="BodyText"/>
      </w:pPr>
      <w:r>
        <w:rPr>
          <w:b/>
        </w:rPr>
        <w:t>DOCTOR (overlap):</w:t>
      </w:r>
      <w:r>
        <w:t xml:space="preserve"> And how many hours a day are you in there, roughly — is it every day, or only when you’re actively printing a run…</w:t>
      </w:r>
    </w:p>
    <w:p w14:paraId="546C60DC" w14:textId="77777777" w:rsidR="00735B55" w:rsidRDefault="00EB634B">
      <w:pPr>
        <w:pStyle w:val="Heading3"/>
      </w:pPr>
      <w:bookmarkStart w:id="48" w:name="resume-normal-turns"/>
      <w:r>
        <w:t>[resume normal turns]</w:t>
      </w:r>
      <w:bookmarkEnd w:id="48"/>
    </w:p>
    <w:p w14:paraId="546C60DD" w14:textId="77777777" w:rsidR="00735B55" w:rsidRDefault="00EB634B">
      <w:pPr>
        <w:pStyle w:val="FirstParagraph"/>
      </w:pPr>
      <w:r>
        <w:rPr>
          <w:b/>
        </w:rPr>
        <w:t>PATIENT:</w:t>
      </w:r>
      <w:r>
        <w:t xml:space="preserve"> Probably eight to ten hours, six days a week. Sometimes my hands feel a little numb after.</w:t>
      </w:r>
    </w:p>
    <w:p w14:paraId="546C60DE" w14:textId="77777777" w:rsidR="00735B55" w:rsidRDefault="00EB634B">
      <w:pPr>
        <w:pStyle w:val="BodyText"/>
      </w:pPr>
      <w:r>
        <w:rPr>
          <w:b/>
        </w:rPr>
        <w:t>DOCTOR:</w:t>
      </w:r>
      <w:r>
        <w:t xml:space="preserve"> Got it. Let me pull up your recent labs for a moment.</w:t>
      </w:r>
    </w:p>
    <w:p w14:paraId="546C60DF" w14:textId="77777777" w:rsidR="00735B55" w:rsidRDefault="00EB634B">
      <w:pPr>
        <w:pStyle w:val="Heading3"/>
      </w:pPr>
      <w:bookmarkStart w:id="49" w:name="X4833c2267139a9b09784c80701e3d6ddabc2548"/>
      <w:r>
        <w:t>[SILENCE — both stay completely quiet for ~30 seconds]</w:t>
      </w:r>
      <w:bookmarkEnd w:id="49"/>
    </w:p>
    <w:p w14:paraId="546C60E0" w14:textId="77777777" w:rsidR="00735B55" w:rsidRDefault="00EB634B">
      <w:pPr>
        <w:pStyle w:val="FirstParagraph"/>
      </w:pPr>
      <w:r>
        <w:rPr>
          <w:b/>
        </w:rPr>
        <w:t>DOCTOR:</w:t>
      </w:r>
      <w:r>
        <w:t xml:space="preserve"> Okay — your ferritin has been trending down over the past year.</w:t>
      </w:r>
    </w:p>
    <w:p w14:paraId="546C60E1" w14:textId="77777777" w:rsidR="00735B55" w:rsidRDefault="00EB634B">
      <w:pPr>
        <w:pStyle w:val="BodyText"/>
      </w:pPr>
      <w:r>
        <w:rPr>
          <w:b/>
        </w:rPr>
        <w:t>PATIENT:</w:t>
      </w:r>
      <w:r>
        <w:t xml:space="preserve"> Is that bad? I feel cold a lot, and my skin’s been breaking out.</w:t>
      </w:r>
    </w:p>
    <w:p w14:paraId="546C60E2" w14:textId="77777777" w:rsidR="00735B55" w:rsidRDefault="00EB634B">
      <w:pPr>
        <w:pStyle w:val="BodyText"/>
      </w:pPr>
      <w:r>
        <w:rPr>
          <w:b/>
        </w:rPr>
        <w:t>DOCTOR:</w:t>
      </w:r>
      <w:r>
        <w:t xml:space="preserve"> It points us toward your iron and energy. A few more questions, then we’ll build your plan.</w:t>
      </w:r>
    </w:p>
    <w:p w14:paraId="546C60E3" w14:textId="77777777" w:rsidR="00735B55" w:rsidRDefault="00EB634B">
      <w:pPr>
        <w:pStyle w:val="Heading3"/>
      </w:pPr>
      <w:bookmarkStart w:id="50" w:name="X81afdfa03edf56609cd6851ea27de67df662dcb"/>
      <w:r>
        <w:t>[RECONNECT — Patient: Wi-Fi off ~3s, then back on, then continue]</w:t>
      </w:r>
      <w:bookmarkEnd w:id="50"/>
    </w:p>
    <w:p w14:paraId="546C60E4" w14:textId="77777777" w:rsidR="00735B55" w:rsidRDefault="00EB634B">
      <w:pPr>
        <w:pStyle w:val="FirstParagraph"/>
      </w:pPr>
      <w:r>
        <w:rPr>
          <w:b/>
        </w:rPr>
        <w:t>PATIENT:</w:t>
      </w:r>
      <w:r>
        <w:t xml:space="preserve"> Sorry, did I cut out? … Anyway, I also get some bloating after meals, if that matters.</w:t>
      </w:r>
    </w:p>
    <w:p w14:paraId="546C60E5" w14:textId="77777777" w:rsidR="00735B55" w:rsidRDefault="00EB634B">
      <w:pPr>
        <w:pStyle w:val="BodyText"/>
      </w:pPr>
      <w:r>
        <w:rPr>
          <w:b/>
        </w:rPr>
        <w:t>DOCTOR:</w:t>
      </w:r>
      <w:r>
        <w:t xml:space="preserve"> It does — we’ll cover that. Let me generate a draft protocol for us to review.</w:t>
      </w:r>
    </w:p>
    <w:p w14:paraId="546C60E6" w14:textId="77777777" w:rsidR="00735B55" w:rsidRDefault="00EB634B">
      <w:pPr>
        <w:pStyle w:val="BodyText"/>
      </w:pPr>
      <w:r>
        <w:rPr>
          <w:b/>
        </w:rPr>
        <w:t>PATIENT:</w:t>
      </w:r>
      <w:r>
        <w:t xml:space="preserve"> Great — thank you.</w:t>
      </w:r>
    </w:p>
    <w:p w14:paraId="546C60E7" w14:textId="77777777" w:rsidR="00735B55" w:rsidRDefault="00EB634B">
      <w:pPr>
        <w:pStyle w:val="Heading3"/>
      </w:pPr>
      <w:bookmarkStart w:id="51" w:name="Xbfd894d9f1eba5702a2ce715e195e97611598b4"/>
      <w:r>
        <w:t>[END — both go quiet for ~5 seconds, then stop the session]</w:t>
      </w:r>
      <w:bookmarkEnd w:id="51"/>
    </w:p>
    <w:sectPr w:rsidR="00735B5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F5A0" w14:textId="77777777" w:rsidR="00106BE9" w:rsidRDefault="00106BE9">
      <w:pPr>
        <w:spacing w:after="0"/>
      </w:pPr>
      <w:r>
        <w:separator/>
      </w:r>
    </w:p>
  </w:endnote>
  <w:endnote w:type="continuationSeparator" w:id="0">
    <w:p w14:paraId="00AF1974" w14:textId="77777777" w:rsidR="00106BE9" w:rsidRDefault="00106B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3BC1" w14:textId="77777777" w:rsidR="0022203D" w:rsidRDefault="002220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0264F" w14:textId="77777777" w:rsidR="00106BE9" w:rsidRDefault="00106BE9">
      <w:r>
        <w:separator/>
      </w:r>
    </w:p>
  </w:footnote>
  <w:footnote w:type="continuationSeparator" w:id="0">
    <w:p w14:paraId="5729F7FB" w14:textId="77777777" w:rsidR="00106BE9" w:rsidRDefault="00106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DF81" w14:textId="77777777" w:rsidR="0022203D" w:rsidRDefault="002220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F27AE9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0405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52B9F"/>
    <w:rsid w:val="000E0D44"/>
    <w:rsid w:val="00106BE9"/>
    <w:rsid w:val="0022203D"/>
    <w:rsid w:val="00327C1C"/>
    <w:rsid w:val="004E29B3"/>
    <w:rsid w:val="004E6095"/>
    <w:rsid w:val="00590D07"/>
    <w:rsid w:val="005A0DBE"/>
    <w:rsid w:val="005B0525"/>
    <w:rsid w:val="005C34CF"/>
    <w:rsid w:val="00721ADE"/>
    <w:rsid w:val="00735B55"/>
    <w:rsid w:val="00784D58"/>
    <w:rsid w:val="008078D6"/>
    <w:rsid w:val="00825FCE"/>
    <w:rsid w:val="0084036E"/>
    <w:rsid w:val="008D6863"/>
    <w:rsid w:val="00970804"/>
    <w:rsid w:val="00AE5C59"/>
    <w:rsid w:val="00B86B75"/>
    <w:rsid w:val="00BC48D5"/>
    <w:rsid w:val="00C36279"/>
    <w:rsid w:val="00C661C3"/>
    <w:rsid w:val="00D976FE"/>
    <w:rsid w:val="00DF74DE"/>
    <w:rsid w:val="00E315A3"/>
    <w:rsid w:val="00EB634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60CD"/>
  <w15:docId w15:val="{7C488CDB-ED5C-4703-94E6-15979F5B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pPrChange w:id="0" w:author="Microsoft Word" w:date="2026-06-07T04:21:00Z">
        <w:pPr>
          <w:keepNext/>
          <w:keepLines/>
          <w:spacing w:before="200"/>
          <w:outlineLvl w:val="2"/>
        </w:pPr>
      </w:pPrChange>
    </w:pPr>
    <w:rPr>
      <w:rFonts w:asciiTheme="majorHAnsi" w:eastAsiaTheme="majorEastAsia" w:hAnsiTheme="majorHAnsi" w:cstheme="majorBidi"/>
      <w:b/>
      <w:bCs/>
      <w:color w:val="4F81BD" w:themeColor="accent1"/>
      <w:rPrChange w:id="0" w:author="Microsoft Word" w:date="2026-06-07T04:21:00Z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pPrChange w:id="1" w:author="Microsoft Word" w:date="2026-06-07T04:21:00Z">
        <w:pPr>
          <w:keepNext/>
          <w:keepLines/>
          <w:spacing w:before="200"/>
          <w:outlineLvl w:val="3"/>
        </w:pPr>
      </w:pPrChange>
    </w:pPr>
    <w:rPr>
      <w:rFonts w:asciiTheme="majorHAnsi" w:eastAsiaTheme="majorEastAsia" w:hAnsiTheme="majorHAnsi" w:cstheme="majorBidi"/>
      <w:bCs/>
      <w:i/>
      <w:color w:val="4F81BD" w:themeColor="accent1"/>
      <w:rPrChange w:id="1" w:author="Microsoft Word" w:date="2026-06-07T04:21:00Z">
        <w:rPr>
          <w:rFonts w:asciiTheme="majorHAnsi" w:eastAsiaTheme="majorEastAsia" w:hAnsiTheme="majorHAnsi" w:cstheme="majorBidi"/>
          <w:bCs/>
          <w:i/>
          <w:color w:val="4F81BD" w:themeColor="accent1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pPrChange w:id="2" w:author="Microsoft Word" w:date="2026-06-07T04:21:00Z">
        <w:pPr>
          <w:keepNext/>
          <w:keepLines/>
          <w:spacing w:before="200"/>
          <w:outlineLvl w:val="4"/>
        </w:pPr>
      </w:pPrChange>
    </w:pPr>
    <w:rPr>
      <w:rFonts w:asciiTheme="majorHAnsi" w:eastAsiaTheme="majorEastAsia" w:hAnsiTheme="majorHAnsi" w:cstheme="majorBidi"/>
      <w:iCs/>
      <w:color w:val="4F81BD" w:themeColor="accent1"/>
      <w:rPrChange w:id="2" w:author="Microsoft Word" w:date="2026-06-07T04:21:00Z">
        <w:rPr>
          <w:rFonts w:asciiTheme="majorHAnsi" w:eastAsiaTheme="majorEastAsia" w:hAnsiTheme="majorHAnsi" w:cstheme="majorBidi"/>
          <w:iCs/>
          <w:color w:val="4F81BD" w:themeColor="accent1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  <w:pPrChange w:id="3" w:author="Microsoft Word" w:date="2026-06-07T04:21:00Z">
        <w:pPr>
          <w:keepNext/>
          <w:keepLines/>
          <w:spacing w:before="200"/>
          <w:outlineLvl w:val="5"/>
        </w:pPr>
      </w:pPrChange>
    </w:pPr>
    <w:rPr>
      <w:rFonts w:asciiTheme="majorHAnsi" w:eastAsiaTheme="majorEastAsia" w:hAnsiTheme="majorHAnsi" w:cstheme="majorBidi"/>
      <w:color w:val="4F81BD" w:themeColor="accent1"/>
      <w:rPrChange w:id="3" w:author="Microsoft Word" w:date="2026-06-07T04:21:00Z">
        <w:rPr>
          <w:rFonts w:asciiTheme="majorHAnsi" w:eastAsiaTheme="majorEastAsia" w:hAnsiTheme="majorHAnsi" w:cstheme="majorBidi"/>
          <w:color w:val="4F81BD" w:themeColor="accent1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  <w:pPrChange w:id="4" w:author="Microsoft Word" w:date="2026-06-07T04:21:00Z">
        <w:pPr>
          <w:keepNext/>
          <w:keepLines/>
          <w:spacing w:before="200"/>
          <w:outlineLvl w:val="6"/>
        </w:pPr>
      </w:pPrChange>
    </w:pPr>
    <w:rPr>
      <w:rFonts w:asciiTheme="majorHAnsi" w:eastAsiaTheme="majorEastAsia" w:hAnsiTheme="majorHAnsi" w:cstheme="majorBidi"/>
      <w:color w:val="4F81BD" w:themeColor="accent1"/>
      <w:rPrChange w:id="4" w:author="Microsoft Word" w:date="2026-06-07T04:21:00Z">
        <w:rPr>
          <w:rFonts w:asciiTheme="majorHAnsi" w:eastAsiaTheme="majorEastAsia" w:hAnsiTheme="majorHAnsi" w:cstheme="majorBidi"/>
          <w:color w:val="4F81BD" w:themeColor="accent1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  <w:pPrChange w:id="5" w:author="Microsoft Word" w:date="2026-06-07T04:21:00Z">
        <w:pPr>
          <w:keepNext/>
          <w:keepLines/>
          <w:spacing w:before="200"/>
          <w:outlineLvl w:val="7"/>
        </w:pPr>
      </w:pPrChange>
    </w:pPr>
    <w:rPr>
      <w:rFonts w:asciiTheme="majorHAnsi" w:eastAsiaTheme="majorEastAsia" w:hAnsiTheme="majorHAnsi" w:cstheme="majorBidi"/>
      <w:color w:val="4F81BD" w:themeColor="accent1"/>
      <w:rPrChange w:id="5" w:author="Microsoft Word" w:date="2026-06-07T04:21:00Z">
        <w:rPr>
          <w:rFonts w:asciiTheme="majorHAnsi" w:eastAsiaTheme="majorEastAsia" w:hAnsiTheme="majorHAnsi" w:cstheme="majorBidi"/>
          <w:color w:val="4F81BD" w:themeColor="accent1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  <w:pPrChange w:id="6" w:author="Microsoft Word" w:date="2026-06-07T04:21:00Z">
        <w:pPr>
          <w:keepNext/>
          <w:keepLines/>
          <w:spacing w:before="200"/>
          <w:outlineLvl w:val="8"/>
        </w:pPr>
      </w:pPrChange>
    </w:pPr>
    <w:rPr>
      <w:rFonts w:asciiTheme="majorHAnsi" w:eastAsiaTheme="majorEastAsia" w:hAnsiTheme="majorHAnsi" w:cstheme="majorBidi"/>
      <w:color w:val="4F81BD" w:themeColor="accent1"/>
      <w:rPrChange w:id="6" w:author="Microsoft Word" w:date="2026-06-07T04:21:00Z">
        <w:rPr>
          <w:rFonts w:asciiTheme="majorHAnsi" w:eastAsiaTheme="majorEastAsia" w:hAnsiTheme="majorHAnsi" w:cstheme="majorBidi"/>
          <w:color w:val="4F81BD" w:themeColor="accent1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  <w:pPrChange w:id="7" w:author="Microsoft Word" w:date="2026-06-07T04:21:00Z">
        <w:pPr>
          <w:keepNext/>
          <w:keepLines/>
          <w:spacing w:before="240" w:after="240"/>
          <w:jc w:val="center"/>
        </w:pPr>
      </w:pPrChange>
    </w:pPr>
    <w:rPr>
      <w:sz w:val="30"/>
      <w:szCs w:val="30"/>
      <w:rPrChange w:id="7" w:author="Microsoft Word" w:date="2026-06-07T04:21:00Z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0"/>
          <w:szCs w:val="30"/>
          <w:lang w:val="en-US" w:eastAsia="en-US" w:bidi="ar-SA"/>
        </w:rPr>
      </w:rPrChange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  <w:pPrChange w:id="8" w:author="Microsoft Word" w:date="2026-06-07T04:21:00Z">
        <w:pPr>
          <w:spacing w:before="100" w:after="100"/>
          <w:ind w:left="480" w:right="480"/>
        </w:pPr>
      </w:pPrChange>
    </w:pPr>
    <w:rPr>
      <w:rPrChange w:id="8" w:author="Microsoft Word" w:date="2026-06-07T04:21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  <w:pPrChange w:id="9" w:author="Microsoft Word" w:date="2026-06-07T04:21:00Z">
        <w:pPr>
          <w:spacing w:after="120"/>
        </w:pPr>
      </w:pPrChange>
    </w:pPr>
    <w:rPr>
      <w:i/>
      <w:rPrChange w:id="9" w:author="Microsoft Word" w:date="2026-06-07T04:21:00Z">
        <w:rPr>
          <w:rFonts w:asciiTheme="minorHAnsi" w:eastAsiaTheme="minorHAnsi" w:hAnsiTheme="minorHAnsi" w:cstheme="minorBidi"/>
          <w:i/>
          <w:sz w:val="24"/>
          <w:szCs w:val="24"/>
          <w:lang w:val="en-US" w:eastAsia="en-US" w:bidi="ar-SA"/>
        </w:rPr>
      </w:rPrChange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styleId="FootnoteReference">
    <w:name w:val="footnote reference"/>
    <w:basedOn w:val="CaptionChar"/>
    <w:rPr>
      <w:i w:val="0"/>
      <w:vertAlign w:val="superscript"/>
      <w:rPrChange w:id="10" w:author="Microsoft Word" w:date="2026-06-07T04:21:00Z">
        <w:rPr>
          <w:i/>
          <w:vertAlign w:val="superscript"/>
        </w:rPr>
      </w:rPrChange>
    </w:rPr>
  </w:style>
  <w:style w:type="character" w:styleId="Hyperlink">
    <w:name w:val="Hyperlink"/>
    <w:basedOn w:val="CaptionChar"/>
    <w:rPr>
      <w:i w:val="0"/>
      <w:color w:val="4F81BD" w:themeColor="accent1"/>
      <w:rPrChange w:id="11" w:author="Microsoft Word" w:date="2026-06-07T04:21:00Z">
        <w:rPr>
          <w:i/>
          <w:color w:val="4F81BD" w:themeColor="accent1"/>
        </w:rPr>
      </w:rPrChange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PrChange w:id="12" w:author="Microsoft Word" w:date="2026-06-07T04:21:00Z">
        <w:pPr>
          <w:keepNext/>
          <w:keepLines/>
          <w:spacing w:before="240" w:line="259" w:lineRule="auto"/>
        </w:pPr>
      </w:pPrChange>
    </w:pPr>
    <w:rPr>
      <w:b w:val="0"/>
      <w:bCs w:val="0"/>
      <w:color w:val="365F91" w:themeColor="accent1" w:themeShade="BF"/>
      <w:rPrChange w:id="12" w:author="Microsoft Word" w:date="2026-06-07T04:21:00Z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 w:eastAsia="en-US" w:bidi="ar-SA"/>
        </w:rPr>
      </w:rPrChange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 w:val="0"/>
      <w:color w:val="007020"/>
      <w:sz w:val="22"/>
      <w:rPrChange w:id="13" w:author="Microsoft Word" w:date="2026-06-07T04:21:00Z">
        <w:rPr>
          <w:rFonts w:ascii="Consolas" w:hAnsi="Consolas"/>
          <w:b/>
          <w:i/>
          <w:color w:val="007020"/>
          <w:sz w:val="22"/>
        </w:rPr>
      </w:rPrChange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902000"/>
      <w:sz w:val="22"/>
      <w:rPrChange w:id="14" w:author="Microsoft Word" w:date="2026-06-07T04:21:00Z">
        <w:rPr>
          <w:rFonts w:ascii="Consolas" w:hAnsi="Consolas"/>
          <w:i/>
          <w:color w:val="902000"/>
          <w:sz w:val="22"/>
        </w:rPr>
      </w:rPrChange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40A070"/>
      <w:sz w:val="22"/>
      <w:rPrChange w:id="15" w:author="Microsoft Word" w:date="2026-06-07T04:21:00Z">
        <w:rPr>
          <w:rFonts w:ascii="Consolas" w:hAnsi="Consolas"/>
          <w:i/>
          <w:color w:val="40A070"/>
          <w:sz w:val="22"/>
        </w:rPr>
      </w:rPrChange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40A070"/>
      <w:sz w:val="22"/>
      <w:rPrChange w:id="16" w:author="Microsoft Word" w:date="2026-06-07T04:21:00Z">
        <w:rPr>
          <w:rFonts w:ascii="Consolas" w:hAnsi="Consolas"/>
          <w:i/>
          <w:color w:val="40A070"/>
          <w:sz w:val="22"/>
        </w:rPr>
      </w:rPrChange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40A070"/>
      <w:sz w:val="22"/>
      <w:rPrChange w:id="17" w:author="Microsoft Word" w:date="2026-06-07T04:21:00Z">
        <w:rPr>
          <w:rFonts w:ascii="Consolas" w:hAnsi="Consolas"/>
          <w:i/>
          <w:color w:val="40A070"/>
          <w:sz w:val="22"/>
        </w:rPr>
      </w:rPrChange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80000"/>
      <w:sz w:val="22"/>
      <w:rPrChange w:id="18" w:author="Microsoft Word" w:date="2026-06-07T04:21:00Z">
        <w:rPr>
          <w:rFonts w:ascii="Consolas" w:hAnsi="Consolas"/>
          <w:i/>
          <w:color w:val="880000"/>
          <w:sz w:val="22"/>
        </w:rPr>
      </w:rPrChange>
    </w:rPr>
  </w:style>
  <w:style w:type="character" w:customStyle="1" w:styleId="CharTok">
    <w:name w:val="CharTok"/>
    <w:basedOn w:val="VerbatimChar"/>
    <w:rPr>
      <w:rFonts w:ascii="Consolas" w:hAnsi="Consolas"/>
      <w:i w:val="0"/>
      <w:color w:val="4070A0"/>
      <w:sz w:val="22"/>
      <w:rPrChange w:id="19" w:author="Microsoft Word" w:date="2026-06-07T04:21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4070A0"/>
      <w:sz w:val="22"/>
      <w:rPrChange w:id="20" w:author="Microsoft Word" w:date="2026-06-07T04:21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4070A0"/>
      <w:sz w:val="22"/>
      <w:rPrChange w:id="21" w:author="Microsoft Word" w:date="2026-06-07T04:21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4070A0"/>
      <w:sz w:val="22"/>
      <w:rPrChange w:id="22" w:author="Microsoft Word" w:date="2026-06-07T04:21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BB6688"/>
      <w:sz w:val="22"/>
      <w:rPrChange w:id="23" w:author="Microsoft Word" w:date="2026-06-07T04:21:00Z">
        <w:rPr>
          <w:rFonts w:ascii="Consolas" w:hAnsi="Consolas"/>
          <w:i/>
          <w:color w:val="BB6688"/>
          <w:sz w:val="22"/>
        </w:rPr>
      </w:rPrChange>
    </w:rPr>
  </w:style>
  <w:style w:type="character" w:customStyle="1" w:styleId="ImportTok">
    <w:name w:val="ImportTok"/>
    <w:basedOn w:val="VerbatimChar"/>
    <w:rPr>
      <w:rFonts w:ascii="Consolas" w:hAnsi="Consolas"/>
      <w:i w:val="0"/>
      <w:sz w:val="22"/>
      <w:rPrChange w:id="24" w:author="Microsoft Word" w:date="2026-06-07T04:21:00Z">
        <w:rPr>
          <w:rFonts w:ascii="Consolas" w:hAnsi="Consolas"/>
          <w:i/>
          <w:sz w:val="22"/>
        </w:rPr>
      </w:rPrChange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rPrChange w:id="25" w:author="Microsoft Word" w:date="2026-06-07T04:21:00Z">
        <w:rPr>
          <w:rFonts w:ascii="Consolas" w:hAnsi="Consolas"/>
          <w:i w:val="0"/>
          <w:color w:val="60A0B0"/>
          <w:sz w:val="22"/>
        </w:rPr>
      </w:rPrChange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rPrChange w:id="26" w:author="Microsoft Word" w:date="2026-06-07T04:21:00Z">
        <w:rPr>
          <w:rFonts w:ascii="Consolas" w:hAnsi="Consolas"/>
          <w:i w:val="0"/>
          <w:color w:val="BA2121"/>
          <w:sz w:val="22"/>
        </w:rPr>
      </w:rPrChange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rPrChange w:id="27" w:author="Microsoft Word" w:date="2026-06-07T04:21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rPrChange w:id="28" w:author="Microsoft Word" w:date="2026-06-07T04:21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7020"/>
      <w:sz w:val="22"/>
      <w:rPrChange w:id="29" w:author="Microsoft Word" w:date="2026-06-07T04:21:00Z">
        <w:rPr>
          <w:rFonts w:ascii="Consolas" w:hAnsi="Consolas"/>
          <w:i/>
          <w:color w:val="007020"/>
          <w:sz w:val="22"/>
        </w:rPr>
      </w:rPrChange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06287E"/>
      <w:sz w:val="22"/>
      <w:rPrChange w:id="30" w:author="Microsoft Word" w:date="2026-06-07T04:21:00Z">
        <w:rPr>
          <w:rFonts w:ascii="Consolas" w:hAnsi="Consolas"/>
          <w:i/>
          <w:color w:val="06287E"/>
          <w:sz w:val="22"/>
        </w:rPr>
      </w:rPrChange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9177C"/>
      <w:sz w:val="22"/>
      <w:rPrChange w:id="31" w:author="Microsoft Word" w:date="2026-06-07T04:21:00Z">
        <w:rPr>
          <w:rFonts w:ascii="Consolas" w:hAnsi="Consolas"/>
          <w:i/>
          <w:color w:val="19177C"/>
          <w:sz w:val="22"/>
        </w:rPr>
      </w:rPrChange>
    </w:rPr>
  </w:style>
  <w:style w:type="character" w:customStyle="1" w:styleId="ControlFlowTok">
    <w:name w:val="ControlFlowTok"/>
    <w:basedOn w:val="VerbatimChar"/>
    <w:rPr>
      <w:rFonts w:ascii="Consolas" w:hAnsi="Consolas"/>
      <w:b/>
      <w:i w:val="0"/>
      <w:color w:val="007020"/>
      <w:sz w:val="22"/>
      <w:rPrChange w:id="32" w:author="Microsoft Word" w:date="2026-06-07T04:21:00Z">
        <w:rPr>
          <w:rFonts w:ascii="Consolas" w:hAnsi="Consolas"/>
          <w:b/>
          <w:i/>
          <w:color w:val="007020"/>
          <w:sz w:val="22"/>
        </w:rPr>
      </w:rPrChange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666666"/>
      <w:sz w:val="22"/>
      <w:rPrChange w:id="33" w:author="Microsoft Word" w:date="2026-06-07T04:21:00Z">
        <w:rPr>
          <w:rFonts w:ascii="Consolas" w:hAnsi="Consolas"/>
          <w:i/>
          <w:color w:val="666666"/>
          <w:sz w:val="22"/>
        </w:rPr>
      </w:rPrChange>
    </w:rPr>
  </w:style>
  <w:style w:type="character" w:customStyle="1" w:styleId="BuiltInTok">
    <w:name w:val="BuiltInTok"/>
    <w:basedOn w:val="VerbatimChar"/>
    <w:rPr>
      <w:rFonts w:ascii="Consolas" w:hAnsi="Consolas"/>
      <w:i w:val="0"/>
      <w:sz w:val="22"/>
      <w:rPrChange w:id="34" w:author="Microsoft Word" w:date="2026-06-07T04:21:00Z">
        <w:rPr>
          <w:rFonts w:ascii="Consolas" w:hAnsi="Consolas"/>
          <w:i/>
          <w:sz w:val="22"/>
        </w:rPr>
      </w:rPrChange>
    </w:rPr>
  </w:style>
  <w:style w:type="character" w:customStyle="1" w:styleId="ExtensionTok">
    <w:name w:val="ExtensionTok"/>
    <w:basedOn w:val="VerbatimChar"/>
    <w:rPr>
      <w:rFonts w:ascii="Consolas" w:hAnsi="Consolas"/>
      <w:i w:val="0"/>
      <w:sz w:val="22"/>
      <w:rPrChange w:id="35" w:author="Microsoft Word" w:date="2026-06-07T04:21:00Z">
        <w:rPr>
          <w:rFonts w:ascii="Consolas" w:hAnsi="Consolas"/>
          <w:i/>
          <w:sz w:val="22"/>
        </w:rPr>
      </w:rPrChange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BC7A00"/>
      <w:sz w:val="22"/>
      <w:rPrChange w:id="36" w:author="Microsoft Word" w:date="2026-06-07T04:21:00Z">
        <w:rPr>
          <w:rFonts w:ascii="Consolas" w:hAnsi="Consolas"/>
          <w:i/>
          <w:color w:val="BC7A00"/>
          <w:sz w:val="22"/>
        </w:rPr>
      </w:rPrChange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7D9029"/>
      <w:sz w:val="22"/>
      <w:rPrChange w:id="37" w:author="Microsoft Word" w:date="2026-06-07T04:21:00Z">
        <w:rPr>
          <w:rFonts w:ascii="Consolas" w:hAnsi="Consolas"/>
          <w:i/>
          <w:color w:val="7D9029"/>
          <w:sz w:val="22"/>
        </w:rPr>
      </w:rPrChange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sz w:val="22"/>
      <w:rPrChange w:id="38" w:author="Microsoft Word" w:date="2026-06-07T04:21:00Z">
        <w:rPr>
          <w:rFonts w:ascii="Consolas" w:hAnsi="Consolas"/>
          <w:i/>
          <w:sz w:val="22"/>
        </w:rPr>
      </w:rPrChange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rPrChange w:id="39" w:author="Microsoft Word" w:date="2026-06-07T04:21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rPrChange w:id="40" w:author="Microsoft Word" w:date="2026-06-07T04:21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AlertTok">
    <w:name w:val="AlertTok"/>
    <w:basedOn w:val="VerbatimChar"/>
    <w:rPr>
      <w:rFonts w:ascii="Consolas" w:hAnsi="Consolas"/>
      <w:b/>
      <w:i w:val="0"/>
      <w:color w:val="FF0000"/>
      <w:sz w:val="22"/>
      <w:rPrChange w:id="41" w:author="Microsoft Word" w:date="2026-06-07T04:21:00Z">
        <w:rPr>
          <w:rFonts w:ascii="Consolas" w:hAnsi="Consolas"/>
          <w:b/>
          <w:i/>
          <w:color w:val="FF0000"/>
          <w:sz w:val="22"/>
        </w:rPr>
      </w:rPrChange>
    </w:rPr>
  </w:style>
  <w:style w:type="character" w:customStyle="1" w:styleId="ErrorTok">
    <w:name w:val="ErrorTok"/>
    <w:basedOn w:val="VerbatimChar"/>
    <w:rPr>
      <w:rFonts w:ascii="Consolas" w:hAnsi="Consolas"/>
      <w:b/>
      <w:i w:val="0"/>
      <w:color w:val="FF0000"/>
      <w:sz w:val="22"/>
      <w:rPrChange w:id="42" w:author="Microsoft Word" w:date="2026-06-07T04:21:00Z">
        <w:rPr>
          <w:rFonts w:ascii="Consolas" w:hAnsi="Consolas"/>
          <w:b/>
          <w:i/>
          <w:color w:val="FF0000"/>
          <w:sz w:val="22"/>
        </w:rPr>
      </w:rPrChange>
    </w:rPr>
  </w:style>
  <w:style w:type="character" w:customStyle="1" w:styleId="NormalTok">
    <w:name w:val="NormalTok"/>
    <w:basedOn w:val="VerbatimChar"/>
    <w:rPr>
      <w:rFonts w:ascii="Consolas" w:hAnsi="Consolas"/>
      <w:i w:val="0"/>
      <w:sz w:val="22"/>
      <w:rPrChange w:id="43" w:author="Microsoft Word" w:date="2026-06-07T04:21:00Z">
        <w:rPr>
          <w:rFonts w:ascii="Consolas" w:hAnsi="Consolas"/>
          <w:i/>
          <w:sz w:val="22"/>
        </w:rPr>
      </w:rPrChange>
    </w:rPr>
  </w:style>
  <w:style w:type="paragraph" w:styleId="Header">
    <w:name w:val="header"/>
    <w:basedOn w:val="Normal"/>
    <w:link w:val="HeaderChar"/>
    <w:rsid w:val="0022203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2203D"/>
  </w:style>
  <w:style w:type="paragraph" w:styleId="Footer">
    <w:name w:val="footer"/>
    <w:basedOn w:val="Normal"/>
    <w:link w:val="FooterChar"/>
    <w:rsid w:val="0022203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22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388</Words>
  <Characters>2213</Characters>
  <Application>Microsoft Office Word</Application>
  <DocSecurity>4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2026-06-07T02:48:00Z</dcterms:created>
  <dcterms:modified xsi:type="dcterms:W3CDTF">2026-06-07T11:21:00Z</dcterms:modified>
</cp:coreProperties>
</file>